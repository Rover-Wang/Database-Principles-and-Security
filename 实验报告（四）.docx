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7DF81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0CEF5327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《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数据库原理及安全</w:t>
      </w:r>
      <w:r>
        <w:rPr>
          <w:rFonts w:hint="eastAsia" w:eastAsia="楷体_GB2312"/>
          <w:sz w:val="28"/>
          <w:szCs w:val="28"/>
          <w:u w:val="single"/>
        </w:rPr>
        <w:t>》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 xml:space="preserve">    成</w:t>
      </w:r>
      <w:r>
        <w:rPr>
          <w:rFonts w:eastAsia="楷体_GB2312"/>
          <w:sz w:val="28"/>
          <w:szCs w:val="28"/>
        </w:rPr>
        <w:t>绩评定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0138BBC2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数据库设计、完整性验证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</w:rPr>
        <w:t xml:space="preserve">    指导</w:t>
      </w:r>
      <w:r>
        <w:rPr>
          <w:rFonts w:eastAsia="楷体_GB2312"/>
          <w:sz w:val="28"/>
          <w:szCs w:val="28"/>
        </w:rPr>
        <w:t>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赖兆荣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3358400A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四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</w:rPr>
        <w:t xml:space="preserve">   实验</w:t>
      </w:r>
      <w:r>
        <w:rPr>
          <w:rFonts w:eastAsia="楷体_GB2312"/>
          <w:sz w:val="28"/>
          <w:szCs w:val="28"/>
        </w:rPr>
        <w:t>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验证—设计—综合</w:t>
      </w:r>
      <w:r>
        <w:rPr>
          <w:rFonts w:hint="eastAsia" w:eastAsia="楷体_GB2312"/>
          <w:sz w:val="28"/>
          <w:szCs w:val="28"/>
        </w:rPr>
        <w:t xml:space="preserve">   实验</w:t>
      </w:r>
      <w:r>
        <w:rPr>
          <w:rFonts w:eastAsia="楷体_GB2312"/>
          <w:sz w:val="28"/>
          <w:szCs w:val="28"/>
        </w:rPr>
        <w:t>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N50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4</w:t>
      </w:r>
      <w:r>
        <w:rPr>
          <w:rFonts w:eastAsia="楷体_GB2312"/>
          <w:sz w:val="28"/>
          <w:szCs w:val="28"/>
          <w:u w:val="single"/>
        </w:rPr>
        <w:t xml:space="preserve">     </w:t>
      </w:r>
    </w:p>
    <w:p w14:paraId="6161FEAB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王若凡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</w:rPr>
        <w:t xml:space="preserve">       学</w:t>
      </w:r>
      <w:r>
        <w:rPr>
          <w:rFonts w:eastAsia="楷体_GB2312"/>
          <w:sz w:val="28"/>
          <w:szCs w:val="28"/>
        </w:rPr>
        <w:t>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2023103896</w:t>
      </w:r>
      <w:r>
        <w:rPr>
          <w:rFonts w:eastAsia="楷体_GB2312"/>
          <w:sz w:val="28"/>
          <w:szCs w:val="28"/>
          <w:u w:val="single"/>
        </w:rPr>
        <w:t xml:space="preserve">                     </w:t>
      </w:r>
    </w:p>
    <w:p w14:paraId="4B087FC1">
      <w:pPr>
        <w:numPr>
          <w:ins w:id="0" w:author="MC SYSTEM" w:date="2006-06-11T14:03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网络空间安全学院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</w:rPr>
        <w:t xml:space="preserve">      专</w:t>
      </w:r>
      <w:r>
        <w:rPr>
          <w:rFonts w:eastAsia="楷体_GB2312"/>
          <w:sz w:val="28"/>
          <w:szCs w:val="28"/>
        </w:rPr>
        <w:t>业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网络空间安全 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 xml:space="preserve">  </w:t>
      </w:r>
    </w:p>
    <w:p w14:paraId="0788CD2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2025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日  </w:t>
      </w:r>
    </w:p>
    <w:p w14:paraId="44ED39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 w:line="18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val="en-US" w:eastAsia="zh-CN" w:bidi="ar"/>
        </w:rPr>
        <w:t>配置</w:t>
      </w:r>
    </w:p>
    <w:p w14:paraId="1F29A8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ind w:left="0"/>
        <w:rPr>
          <w:rStyle w:val="5"/>
          <w:rFonts w:hint="default" w:ascii="Times New Roman" w:hAnsi="Times New Roman" w:eastAsia="Consolas" w:cs="Times New Roman"/>
          <w:color w:val="37352F"/>
          <w:sz w:val="24"/>
          <w:szCs w:val="24"/>
          <w:lang w:val="en-US"/>
        </w:rPr>
      </w:pPr>
      <w:r>
        <w:rPr>
          <w:rStyle w:val="5"/>
          <w:rFonts w:hint="eastAsia" w:ascii="Times New Roman" w:hAnsi="Times New Roman" w:cs="Times New Roman"/>
          <w:color w:val="37352F"/>
          <w:sz w:val="24"/>
          <w:szCs w:val="24"/>
          <w:lang w:val="en-US" w:eastAsia="zh-CN"/>
        </w:rPr>
        <w:t>实验环境：SQLite</w:t>
      </w:r>
    </w:p>
    <w:p w14:paraId="566DDF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ind w:left="0"/>
        <w:rPr>
          <w:rFonts w:hint="default" w:ascii="宋体" w:hAnsi="宋体" w:eastAsia="宋体" w:cs="宋体"/>
          <w:b/>
          <w:bCs/>
          <w:color w:val="37352F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Times New Roman" w:hAnsi="Times New Roman" w:cs="Times New Roman"/>
          <w:color w:val="37352F"/>
          <w:sz w:val="24"/>
          <w:szCs w:val="24"/>
          <w:lang w:val="en-US" w:eastAsia="zh-CN"/>
        </w:rPr>
        <w:t>机器配置：windows11</w:t>
      </w:r>
    </w:p>
    <w:p w14:paraId="2DFA79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 w:line="18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val="en-US" w:eastAsia="zh-CN" w:bidi="ar"/>
        </w:rPr>
        <w:t>实验内容</w:t>
      </w:r>
    </w:p>
    <w:p w14:paraId="31960AB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使用触发器实现学生信息表的增删改操作审计日志记录</w:t>
      </w:r>
    </w:p>
    <w:p w14:paraId="5FE27465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-- 创建审计日志</w:t>
      </w:r>
      <w:r>
        <w:rPr>
          <w:rFonts w:hint="eastAsia" w:ascii="Arial" w:hAnsi="Arial" w:eastAsia="宋体" w:cs="Arial"/>
          <w:color w:val="0000FF"/>
          <w:kern w:val="0"/>
          <w:sz w:val="24"/>
          <w:lang w:val="en-US" w:eastAsia="zh-CN"/>
        </w:rPr>
        <w:t>记录</w:t>
      </w:r>
      <w:r>
        <w:rPr>
          <w:rFonts w:hint="default" w:ascii="Arial" w:hAnsi="Arial" w:eastAsia="宋体" w:cs="Arial"/>
          <w:color w:val="0000FF"/>
          <w:kern w:val="0"/>
          <w:sz w:val="24"/>
        </w:rPr>
        <w:t>表</w:t>
      </w:r>
    </w:p>
    <w:p w14:paraId="09ACF07A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CREATE TABLE student_audit_log (</w:t>
      </w:r>
    </w:p>
    <w:p w14:paraId="7AE208A6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log_id INT</w:t>
      </w:r>
      <w:r>
        <w:rPr>
          <w:rFonts w:hint="eastAsia" w:ascii="Arial" w:hAnsi="Arial" w:eastAsia="宋体" w:cs="Arial"/>
          <w:color w:val="0000FF"/>
          <w:kern w:val="0"/>
          <w:sz w:val="24"/>
          <w:lang w:val="en-US" w:eastAsia="zh-CN"/>
        </w:rPr>
        <w:t>EGER</w:t>
      </w: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PRIMARY KEY AUTOINCREMENT,</w:t>
      </w:r>
    </w:p>
    <w:p w14:paraId="4760C1B3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operation TEXT NOT NULL, -- 操作类型：INSERT/UPDATE/DELETE</w:t>
      </w:r>
    </w:p>
    <w:p w14:paraId="561DB2DF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student_id INT,</w:t>
      </w:r>
    </w:p>
    <w:p w14:paraId="12953A8B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old_data TEXT, -- 旧数据</w:t>
      </w:r>
    </w:p>
    <w:p w14:paraId="2704150E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new_data TEXT, -- 新数据</w:t>
      </w:r>
    </w:p>
    <w:p w14:paraId="6CD15391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operation_time TIMESTAMP DEFAULT CURRENT_TIMESTAMP</w:t>
      </w:r>
    </w:p>
    <w:p w14:paraId="7E561D3B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);</w:t>
      </w:r>
    </w:p>
    <w:p w14:paraId="4957EC6C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</w:p>
    <w:p w14:paraId="45040D33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-- 创建插入操作触发器</w:t>
      </w:r>
    </w:p>
    <w:p w14:paraId="29E0235F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CREATE TRIGGER audit_student_insert</w:t>
      </w:r>
    </w:p>
    <w:p w14:paraId="7CD88696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AFTER INSERT ON students</w:t>
      </w:r>
    </w:p>
    <w:p w14:paraId="5B2F107C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FOR EACH ROW</w:t>
      </w:r>
    </w:p>
    <w:p w14:paraId="0AD25FE5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INSERT INTO student_audit_log (operation, student_id, new_data)</w:t>
      </w:r>
    </w:p>
    <w:p w14:paraId="1C82B5A5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VALUES ('INSERT', NEW.student_id, </w:t>
      </w:r>
    </w:p>
    <w:p w14:paraId="7969C8F5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    'ID: ' || NEW.student_id || ', 姓名: ' || NEW.name || </w:t>
      </w:r>
    </w:p>
    <w:p w14:paraId="48B7D03C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    ', 年龄: ' || NEW.age || ', 性别: ' || NEW.gender</w:t>
      </w:r>
    </w:p>
    <w:p w14:paraId="0A1D0BD9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);</w:t>
      </w:r>
    </w:p>
    <w:p w14:paraId="0EB9744E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</w:p>
    <w:p w14:paraId="5748B79F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-- 创建更新操作触发器</w:t>
      </w:r>
    </w:p>
    <w:p w14:paraId="3ACCD55F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CREATE TRIGGER audit_student_update</w:t>
      </w:r>
    </w:p>
    <w:p w14:paraId="33D48510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AFTER UPDATE ON students</w:t>
      </w:r>
    </w:p>
    <w:p w14:paraId="575E2956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FOR EACH ROW</w:t>
      </w:r>
    </w:p>
    <w:p w14:paraId="55741AF1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INSERT INTO student_audit_log (operation, student_id, old_data, new_data)</w:t>
      </w:r>
    </w:p>
    <w:p w14:paraId="1A3CB197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VALUES ('UPDATE', OLD.student_id,</w:t>
      </w:r>
    </w:p>
    <w:p w14:paraId="25BFF237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    'ID: ' || OLD.student_id || ', 姓名: ' || OLD.name || </w:t>
      </w:r>
    </w:p>
    <w:p w14:paraId="41A5ED6B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    ', 年龄: ' || OLD.age || ', 性别: ' || OLD.gender,</w:t>
      </w:r>
    </w:p>
    <w:p w14:paraId="3D2F9A69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    'ID: ' || NEW.student_id || ', 姓名: ' || NEW.name || </w:t>
      </w:r>
    </w:p>
    <w:p w14:paraId="71E99243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    ', 年龄: ' || NEW.age || ', 性别: ' || NEW.gender</w:t>
      </w:r>
    </w:p>
    <w:p w14:paraId="568391EF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);</w:t>
      </w:r>
    </w:p>
    <w:p w14:paraId="09A6C873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</w:p>
    <w:p w14:paraId="2A906CFE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-- 创建删除操作触发器</w:t>
      </w:r>
    </w:p>
    <w:p w14:paraId="2E27945D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CREATE TRIGGER audit_student_delete</w:t>
      </w:r>
    </w:p>
    <w:p w14:paraId="7BEB7456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AFTER DELETE ON students</w:t>
      </w:r>
    </w:p>
    <w:p w14:paraId="519303A1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FOR EACH ROW</w:t>
      </w:r>
    </w:p>
    <w:p w14:paraId="5B5E0221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INSERT INTO student_audit_log (operation, student_id, old_data)</w:t>
      </w:r>
    </w:p>
    <w:p w14:paraId="77F9CC72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VALUES ('DELETE', OLD.student_id,</w:t>
      </w:r>
    </w:p>
    <w:p w14:paraId="79856237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    'ID: ' || OLD.student_id || ', 姓名: ' || OLD.name || </w:t>
      </w:r>
    </w:p>
    <w:p w14:paraId="5F13ECA9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        ', 年龄: ' || OLD.age || ', 性别: ' || OLD.gender</w:t>
      </w:r>
    </w:p>
    <w:p w14:paraId="5891B5F0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);</w:t>
      </w:r>
    </w:p>
    <w:p w14:paraId="4C195E50">
      <w:pPr>
        <w:widowControl/>
        <w:numPr>
          <w:ilvl w:val="0"/>
          <w:numId w:val="0"/>
        </w:numPr>
        <w:spacing w:before="100" w:beforeAutospacing="1" w:after="100" w:afterAutospacing="1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创建日志记录表：</w:t>
      </w:r>
    </w:p>
    <w:p w14:paraId="1778F6E7">
      <w:pPr>
        <w:widowControl/>
        <w:numPr>
          <w:ilvl w:val="0"/>
          <w:numId w:val="0"/>
        </w:numPr>
        <w:spacing w:before="100" w:beforeAutospacing="1" w:after="100" w:afterAutospacing="1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861060"/>
            <wp:effectExtent l="0" t="0" r="635" b="762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4551F">
      <w:pPr>
        <w:widowControl/>
        <w:numPr>
          <w:ilvl w:val="0"/>
          <w:numId w:val="0"/>
        </w:numPr>
        <w:spacing w:before="100" w:beforeAutospacing="1" w:after="100" w:afterAutospacing="1"/>
        <w:ind w:leftChars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创建触发器:</w:t>
      </w:r>
    </w:p>
    <w:p w14:paraId="2AF8EF86">
      <w:pPr>
        <w:widowControl/>
        <w:numPr>
          <w:numId w:val="0"/>
        </w:numPr>
        <w:spacing w:before="100" w:beforeAutospacing="1" w:after="100" w:afterAutospacing="1"/>
        <w:ind w:leftChars="0"/>
        <w:jc w:val="left"/>
      </w:pPr>
      <w:r>
        <w:drawing>
          <wp:inline distT="0" distB="0" distL="114300" distR="114300">
            <wp:extent cx="5269230" cy="1518285"/>
            <wp:effectExtent l="0" t="0" r="3810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97DC">
      <w:pPr>
        <w:widowControl/>
        <w:numPr>
          <w:numId w:val="0"/>
        </w:numPr>
        <w:spacing w:before="100" w:beforeAutospacing="1" w:after="100" w:afterAutospacing="1"/>
        <w:ind w:leftChars="0"/>
        <w:jc w:val="left"/>
      </w:pPr>
      <w:r>
        <w:drawing>
          <wp:inline distT="0" distB="0" distL="114300" distR="114300">
            <wp:extent cx="5267325" cy="1425575"/>
            <wp:effectExtent l="0" t="0" r="5715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71EE">
      <w:pPr>
        <w:widowControl/>
        <w:numPr>
          <w:numId w:val="0"/>
        </w:numPr>
        <w:spacing w:before="100" w:beforeAutospacing="1" w:after="100" w:afterAutospacing="1"/>
        <w:ind w:leftChars="0"/>
        <w:jc w:val="left"/>
      </w:pPr>
      <w:r>
        <w:drawing>
          <wp:inline distT="0" distB="0" distL="114300" distR="114300">
            <wp:extent cx="5266690" cy="1635125"/>
            <wp:effectExtent l="0" t="0" r="6350" b="1079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ED9B">
      <w:pPr>
        <w:widowControl/>
        <w:numPr>
          <w:numId w:val="0"/>
        </w:numPr>
        <w:spacing w:before="100" w:beforeAutospacing="1" w:after="100" w:afterAutospacing="1"/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按时间顺序进行增删记录查询：</w:t>
      </w:r>
      <w:r>
        <w:drawing>
          <wp:inline distT="0" distB="0" distL="114300" distR="114300">
            <wp:extent cx="5271770" cy="511810"/>
            <wp:effectExtent l="0" t="0" r="1270" b="635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F79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创建一个学生信息表students，表中包含学生ID、姓名、年龄、性别等字段。满足以下要求：</w:t>
      </w:r>
    </w:p>
    <w:p w14:paraId="1F98C91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学生ID必须唯一，且不可为空；</w:t>
      </w:r>
    </w:p>
    <w:p w14:paraId="4366E0F4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姓名不可为空；</w:t>
      </w:r>
    </w:p>
    <w:p w14:paraId="1D4A0ED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年龄只能在18到30之间，性别只能为“男”或“女”；</w:t>
      </w:r>
    </w:p>
    <w:p w14:paraId="74A40DDC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="720"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CREATE TABLE students (</w:t>
      </w:r>
    </w:p>
    <w:p w14:paraId="6D2D4A62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="720"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student_id INT PRIMARY KEY NOT NULL,</w:t>
      </w:r>
    </w:p>
    <w:p w14:paraId="6C04DEA3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="720"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name TEXT NOT NULL, </w:t>
      </w:r>
    </w:p>
    <w:p w14:paraId="68516AA0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="720"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 xml:space="preserve">age INT CHECK (age BETWEEN 18 AND 30), </w:t>
      </w:r>
    </w:p>
    <w:p w14:paraId="300B574B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="720"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gender TEXT CHECK (gender IN ('男', '女'))</w:t>
      </w:r>
    </w:p>
    <w:p w14:paraId="095E56BB">
      <w:pPr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left="720" w:left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);</w:t>
      </w:r>
    </w:p>
    <w:p w14:paraId="4F2B96EB">
      <w:pPr>
        <w:widowControl/>
        <w:spacing w:before="100" w:beforeAutospacing="1" w:after="100" w:afterAutospacing="1"/>
        <w:ind w:firstLine="420" w:firstLineChars="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测试插入符合和不符合约束的数据，观察约束的效果。</w:t>
      </w:r>
    </w:p>
    <w:p w14:paraId="498FF66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firstLine="420" w:firstLine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INSERT INTO students (student_id, name, age, gender) VALUES (101, '张三', 20, '男');</w:t>
      </w:r>
    </w:p>
    <w:p w14:paraId="5547945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firstLine="420" w:firstLine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INSERT INTO students (student_id, name, age, gender) VALUES (102, '李四', 22, '女');</w:t>
      </w:r>
    </w:p>
    <w:p w14:paraId="3FE641D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firstLine="420" w:firstLine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INSERT INTO students (student_id, name, age, gender) VALUES (103, '王五', 17, '男');</w:t>
      </w:r>
    </w:p>
    <w:p w14:paraId="70D4C30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firstLine="420" w:firstLine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INSERT INTO students (student_id, name, age, gender) VALUES (104, NULL, 21, '女');</w:t>
      </w:r>
    </w:p>
    <w:p w14:paraId="7CE634D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firstLine="420" w:firstLine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INSERT INTO students (student_id, name, age, gender) VALUES (101, '赵六', 23, '男');</w:t>
      </w:r>
    </w:p>
    <w:p w14:paraId="0BEE1B9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00" w:beforeAutospacing="1" w:after="100" w:afterAutospacing="1"/>
        <w:ind w:firstLine="420" w:firstLineChars="0"/>
        <w:jc w:val="left"/>
        <w:rPr>
          <w:rFonts w:hint="default" w:ascii="Arial" w:hAnsi="Arial" w:eastAsia="宋体" w:cs="Arial"/>
          <w:color w:val="0000FF"/>
          <w:kern w:val="0"/>
          <w:sz w:val="24"/>
        </w:rPr>
      </w:pPr>
      <w:r>
        <w:rPr>
          <w:rFonts w:hint="default" w:ascii="Arial" w:hAnsi="Arial" w:eastAsia="宋体" w:cs="Arial"/>
          <w:color w:val="0000FF"/>
          <w:kern w:val="0"/>
          <w:sz w:val="24"/>
        </w:rPr>
        <w:t>INSERT INTO students (student_id, name, age, gender) VALUES (105, '钱七', 25, '未知');</w:t>
      </w:r>
    </w:p>
    <w:p w14:paraId="7C170D29">
      <w:pPr>
        <w:widowControl/>
        <w:spacing w:before="100" w:beforeAutospacing="1" w:after="100" w:afterAutospacing="1"/>
        <w:jc w:val="left"/>
      </w:pPr>
      <w:r>
        <w:drawing>
          <wp:inline distT="0" distB="0" distL="114300" distR="114300">
            <wp:extent cx="5878195" cy="141795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9849">
      <w:pPr>
        <w:widowControl/>
        <w:spacing w:before="100" w:beforeAutospacing="1" w:after="100" w:afterAutospacing="1"/>
        <w:jc w:val="left"/>
      </w:pPr>
      <w:r>
        <w:drawing>
          <wp:inline distT="0" distB="0" distL="114300" distR="114300">
            <wp:extent cx="3676650" cy="752475"/>
            <wp:effectExtent l="0" t="0" r="1143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91D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在创建的students表基础上，创建一个课程表courses和一个选课记录表enrollments（请自己设计），并通过外键约束实现参照完整性，确保选课记录的学生和课程信息的有效性。要求：</w:t>
      </w:r>
    </w:p>
    <w:p w14:paraId="5F6C77C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学生只能选择已存在的课程；</w:t>
      </w:r>
    </w:p>
    <w:p w14:paraId="5F3B567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学生ID和课程ID的组合必须唯一，防止重复选课；</w:t>
      </w:r>
    </w:p>
    <w:p w14:paraId="72E66DC7">
      <w:pPr>
        <w:widowControl/>
        <w:numPr>
          <w:ilvl w:val="1"/>
          <w:numId w:val="2"/>
        </w:numPr>
        <w:spacing w:before="100" w:beforeAutospacing="1" w:after="100" w:afterAutospacing="1"/>
        <w:jc w:val="left"/>
      </w:pPr>
      <w:r>
        <w:rPr>
          <w:rFonts w:ascii="宋体" w:hAnsi="宋体" w:eastAsia="宋体" w:cs="宋体"/>
          <w:kern w:val="0"/>
          <w:sz w:val="24"/>
        </w:rPr>
        <w:t>当students表或courses表中的数据被删除或更新时，选课记录应自动级联更新或删除。</w:t>
      </w:r>
    </w:p>
    <w:p w14:paraId="3DDCF2BC">
      <w:pPr>
        <w:widowControl/>
        <w:numPr>
          <w:numId w:val="0"/>
        </w:numPr>
        <w:spacing w:before="100" w:beforeAutospacing="1" w:after="100" w:afterAutospacing="1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建立课程表：</w:t>
      </w:r>
    </w:p>
    <w:p w14:paraId="0615071E">
      <w:pPr>
        <w:widowControl/>
        <w:numPr>
          <w:numId w:val="0"/>
        </w:numPr>
        <w:spacing w:before="100" w:beforeAutospacing="1" w:after="100" w:afterAutospacing="1"/>
        <w:jc w:val="left"/>
      </w:pPr>
      <w:r>
        <w:drawing>
          <wp:inline distT="0" distB="0" distL="114300" distR="114300">
            <wp:extent cx="5273040" cy="802005"/>
            <wp:effectExtent l="0" t="0" r="0" b="571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4F604">
      <w:pPr>
        <w:widowControl/>
        <w:numPr>
          <w:numId w:val="0"/>
        </w:numPr>
        <w:spacing w:before="100" w:beforeAutospacing="1" w:after="100" w:afterAutospacing="1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创建选课记录表：</w:t>
      </w:r>
    </w:p>
    <w:p w14:paraId="2AA80821">
      <w:pPr>
        <w:widowControl/>
        <w:numPr>
          <w:numId w:val="0"/>
        </w:numPr>
        <w:spacing w:before="100" w:beforeAutospacing="1" w:after="100" w:afterAutospacing="1"/>
        <w:jc w:val="left"/>
      </w:pPr>
      <w:r>
        <w:drawing>
          <wp:inline distT="0" distB="0" distL="114300" distR="114300">
            <wp:extent cx="5271135" cy="740410"/>
            <wp:effectExtent l="0" t="0" r="190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A418">
      <w:pPr>
        <w:widowControl/>
        <w:numPr>
          <w:numId w:val="0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</w:rPr>
      </w:pPr>
      <w:r>
        <w:drawing>
          <wp:inline distT="0" distB="0" distL="114300" distR="114300">
            <wp:extent cx="5272405" cy="907415"/>
            <wp:effectExtent l="0" t="0" r="635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B41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>-- 创建课程表</w:t>
      </w:r>
    </w:p>
    <w:p w14:paraId="10F214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>CREATE TABLE courses (</w:t>
      </w:r>
    </w:p>
    <w:p w14:paraId="08EE12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course_id INT PRIMARY KEY NOT NULL,</w:t>
      </w:r>
    </w:p>
    <w:p w14:paraId="6EDDC2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course_name TEXT NOT NULL,</w:t>
      </w:r>
    </w:p>
    <w:p w14:paraId="1723EF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credits INT NOT NULL CHECK (credits &gt; 0)</w:t>
      </w:r>
    </w:p>
    <w:p w14:paraId="183FFB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>);</w:t>
      </w:r>
    </w:p>
    <w:p w14:paraId="68A1E9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>-- 创建选课记录表</w:t>
      </w:r>
    </w:p>
    <w:p w14:paraId="5AF5FD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>CREATE TABLE enrollments (</w:t>
      </w:r>
    </w:p>
    <w:p w14:paraId="395C21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student_id INT NOT NULL,</w:t>
      </w:r>
    </w:p>
    <w:p w14:paraId="66EB39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course_id INT NOT NULL,</w:t>
      </w:r>
    </w:p>
    <w:p w14:paraId="7695DF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enrollment_date DATE DEFAULT CURRENT_DATE,</w:t>
      </w:r>
    </w:p>
    <w:p w14:paraId="25389C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-- 复合主键确保不重复选课</w:t>
      </w:r>
    </w:p>
    <w:p w14:paraId="6A4525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PRIMARY KEY (student_id, course_id),</w:t>
      </w:r>
    </w:p>
    <w:p w14:paraId="69927D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-- 外键约束，级联更新和删除</w:t>
      </w:r>
    </w:p>
    <w:p w14:paraId="4639FA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FOREIGN KEY (student_id) REFERENCES students(student_id) </w:t>
      </w:r>
    </w:p>
    <w:p w14:paraId="540A46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ON DELETE CASCADE ON UPDATE CASCADE,</w:t>
      </w:r>
    </w:p>
    <w:p w14:paraId="59B737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FOREIGN KEY (course_id) REFERENCES courses(course_id)</w:t>
      </w:r>
    </w:p>
    <w:p w14:paraId="663D6E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ON DELETE CASCADE ON UPDATE CASCADE</w:t>
      </w:r>
    </w:p>
    <w:p w14:paraId="68F362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color w:val="0000FF"/>
        </w:rPr>
      </w:pPr>
      <w:r>
        <w:rPr>
          <w:rFonts w:hint="eastAsia"/>
          <w:color w:val="0000FF"/>
        </w:rPr>
        <w:t>);</w:t>
      </w:r>
    </w:p>
    <w:p w14:paraId="0870E9BC">
      <w:bookmarkStart w:id="0" w:name="_GoBack"/>
    </w:p>
    <w:bookmarkEnd w:id="0"/>
    <w:p w14:paraId="430C5887"/>
    <w:p w14:paraId="0B52077C">
      <w:pPr>
        <w:rPr>
          <w:rFonts w:hint="eastAsia" w:eastAsiaTheme="minorEastAsia"/>
          <w:lang w:val="en-US" w:eastAsia="zh-CN"/>
        </w:rPr>
      </w:pPr>
    </w:p>
    <w:p w14:paraId="19653B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 w:line="18" w:lineRule="atLeast"/>
        <w:ind w:left="0" w:right="0"/>
        <w:jc w:val="left"/>
      </w:pPr>
      <w:r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val="en-US" w:eastAsia="zh-CN" w:bidi="ar"/>
        </w:rPr>
        <w:t>个人心得</w:t>
      </w:r>
    </w:p>
    <w:p w14:paraId="0151BC54">
      <w:r>
        <w:drawing>
          <wp:inline distT="0" distB="0" distL="114300" distR="114300">
            <wp:extent cx="5271135" cy="902970"/>
            <wp:effectExtent l="0" t="0" r="190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526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一开始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CREATE TABLE students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后分别注入了外键筛选范围的内容，发现不合规的内容“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999|1|2025-09-29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”无报错。于是查询命令：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PRAGMA foreign_keys;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SQLite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工具默认关闭外键约束。输入命令：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PRAGMA foreign_keys = 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;后正常。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3AD32"/>
    <w:multiLevelType w:val="singleLevel"/>
    <w:tmpl w:val="90C3AD32"/>
    <w:lvl w:ilvl="0" w:tentative="0">
      <w:start w:val="1"/>
      <w:numFmt w:val="chineseCounting"/>
      <w:suff w:val="nothing"/>
      <w:lvlText w:val="%1、"/>
      <w:lvlJc w:val="left"/>
      <w:rPr>
        <w:rFonts w:hint="eastAsia" w:ascii="宋体" w:hAnsi="宋体" w:eastAsia="宋体" w:cs="宋体"/>
        <w:b/>
        <w:bCs/>
        <w:sz w:val="32"/>
        <w:szCs w:val="32"/>
      </w:rPr>
    </w:lvl>
  </w:abstractNum>
  <w:abstractNum w:abstractNumId="1">
    <w:nsid w:val="2AA82FEC"/>
    <w:multiLevelType w:val="multilevel"/>
    <w:tmpl w:val="2AA82FE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)"/>
      <w:lvlJc w:val="left"/>
      <w:pPr>
        <w:ind w:left="1140" w:hanging="42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088"/>
    <w:rsid w:val="000A22CD"/>
    <w:rsid w:val="003C1C83"/>
    <w:rsid w:val="003E6088"/>
    <w:rsid w:val="00987240"/>
    <w:rsid w:val="03E9160C"/>
    <w:rsid w:val="0D5575AF"/>
    <w:rsid w:val="19C80E69"/>
    <w:rsid w:val="1C783C72"/>
    <w:rsid w:val="26B91CE3"/>
    <w:rsid w:val="2A3D2C2B"/>
    <w:rsid w:val="39E03989"/>
    <w:rsid w:val="408056BB"/>
    <w:rsid w:val="41533759"/>
    <w:rsid w:val="50C17863"/>
    <w:rsid w:val="5B2E153E"/>
    <w:rsid w:val="5F89585F"/>
    <w:rsid w:val="69C45FA2"/>
    <w:rsid w:val="6DCA3DA3"/>
    <w:rsid w:val="79377709"/>
    <w:rsid w:val="7D5B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996</Words>
  <Characters>2700</Characters>
  <Lines>2</Lines>
  <Paragraphs>1</Paragraphs>
  <TotalTime>4</TotalTime>
  <ScaleCrop>false</ScaleCrop>
  <LinksUpToDate>false</LinksUpToDate>
  <CharactersWithSpaces>3294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2024-11-13T02:20:00Z</dcterms:created>
  <dc:creator>Microsoft Office User</dc:creator>
  <cp:lastModifiedBy>夜雨巷</cp:lastModifiedBy>
  <dcterms:modified xsi:type="dcterms:W3CDTF">2025-10-13T03:22:18Z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eyJoZGlkIjoiMjAwMDUyYWZjMTIxNzA2YTVlYWE1ZTc3ZGE4MTgwMTciLCJ1c2VySWQiOiIzMTQ2OTU4In0=</vt:lpwstr>
  </property>
  <property fmtid="{D5CDD505-2E9C-101B-9397-08002B2CF9AE}" pid="3" name="KSOProductBuildVer">
    <vt:lpwstr>2052-12.1.0.22529</vt:lpwstr>
  </property>
  <property fmtid="{D5CDD505-2E9C-101B-9397-08002B2CF9AE}" pid="4" name="ICV">
    <vt:lpwstr>553AB136FAB944ED9AE98A5201AD991C_13</vt:lpwstr>
  </property>
</Properties>
</file>